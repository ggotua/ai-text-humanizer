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footnotes.xml" ContentType="application/vnd.openxmlformats-officedocument.wordprocessingml.footnotes+xml"/>
</Types>
</file>

<file path=_rels/.rels><?xml version="1.0" encoding="UTF-8" standalone="yes"?>
<Relationships xmlns="http://schemas.openxmlformats.org/package/2006/relationships">
  <Relationship Id="rId1" Type="http://schemas.openxmlformats.org/officeDocument/2006/relationships/officeDocument" Target="word/document.xml"/>
</Relationships>

</file>

<file path=word/document.xml><?xml version="1.0" encoding="utf-8"?>
<w:document xmlns:w="http://schemas.openxmlformats.org/wordprocessingml/2006/main" xmlns:r="http://schemas.openxmlformats.org/officeDocument/2006/relationships">
  <w:body>
    <w:p>
      <w:r>
        <w:t xml:space="preserve">Text before </w:t>
      </w:r>
      <w:r>
        <w:ins w:id="1">
          <w:footnoteReference w:id="2"/>
        </w:ins>
      </w:r>
      <w:r>
        <w:t xml:space="preserve"> tracked change footnote.</w:t>
      </w:r>
    </w:p>
  </w:body>
</w:document>
</file>

<file path=word/footnotes.xml><?xml version="1.0" encoding="utf-8"?>
<w:footnotes xmlns:w="http://schemas.openxmlformats.org/wordprocessingml/2006/main">
  <w:footnote w:id="-1" w:type="separator">
    <w:p>
      <w:r>
        <w:separator/>
      </w:r>
    </w:p>
  </w:footnote>
  <w:footnote w:id="0" w:type="continuationSeparator">
    <w:p>
      <w:r>
        <w:continuationSeparator/>
      </w:r>
    </w:p>
  </w:footnote>
  <w:footnote w:id="2">
    <w:p>
      <w:r>
        <w:t xml:space="preserve">Tracked change footnote text.</w:t>
      </w:r>
    </w:p>
  </w:footnote>
</w:footnotes>
</file>

<file path=word/_rels/document.xml.rels><?xml version="1.0" encoding="UTF-8" standalone="yes"?>
<Relationships xmlns="http://schemas.openxmlformats.org/package/2006/relationships">
  <Relationship Id="rFootnotes" Type="http://schemas.openxmlformats.org/officeDocument/2006/relationships/footnotes" Target="footnotes.xml"/>
</Relationships>

</file>